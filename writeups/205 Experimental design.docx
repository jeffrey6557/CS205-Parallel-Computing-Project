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12520A" w14:textId="4E3BBE90" w:rsidR="00E95096" w:rsidRPr="00EB15C7" w:rsidRDefault="00EB15C7" w:rsidP="00EB15C7">
      <w:pPr>
        <w:tabs>
          <w:tab w:val="center" w:pos="4150"/>
          <w:tab w:val="left" w:pos="6760"/>
        </w:tabs>
        <w:rPr>
          <w:b/>
          <w:sz w:val="28"/>
          <w:szCs w:val="28"/>
        </w:rPr>
      </w:pPr>
      <w:r w:rsidRPr="00EB15C7">
        <w:rPr>
          <w:b/>
          <w:sz w:val="28"/>
          <w:szCs w:val="28"/>
        </w:rPr>
        <w:tab/>
      </w:r>
      <w:r w:rsidR="00AE1A38" w:rsidRPr="00EB15C7">
        <w:rPr>
          <w:b/>
          <w:sz w:val="28"/>
          <w:szCs w:val="28"/>
        </w:rPr>
        <w:t>Experimental Design for neural network</w:t>
      </w:r>
      <w:r w:rsidRPr="00EB15C7">
        <w:rPr>
          <w:b/>
          <w:sz w:val="28"/>
          <w:szCs w:val="28"/>
        </w:rPr>
        <w:tab/>
      </w:r>
    </w:p>
    <w:p w14:paraId="26FBE024" w14:textId="77777777" w:rsidR="00EB15C7" w:rsidRDefault="00EB15C7" w:rsidP="00EB15C7">
      <w:pPr>
        <w:jc w:val="center"/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7E8A9ED2" w14:textId="77777777" w:rsidR="00EB15C7" w:rsidRPr="00EB15C7" w:rsidRDefault="00EB15C7" w:rsidP="00EB15C7">
      <w:pPr>
        <w:jc w:val="center"/>
        <w:rPr>
          <w:rFonts w:ascii="Times" w:eastAsia="Times New Roman" w:hAnsi="Times" w:cs="Times New Roman"/>
          <w:sz w:val="20"/>
          <w:szCs w:val="20"/>
        </w:rPr>
      </w:pPr>
      <w:r w:rsidRPr="00EB15C7">
        <w:rPr>
          <w:rFonts w:ascii="Helvetica" w:eastAsia="Times New Roman" w:hAnsi="Helvetica" w:cs="Times New Roman"/>
          <w:color w:val="24292E"/>
          <w:shd w:val="clear" w:color="auto" w:fill="FFFFFF"/>
        </w:rPr>
        <w:t>Linglin Huang, Chang Liu, Greyson Liu, Kamrine Poels</w:t>
      </w:r>
    </w:p>
    <w:p w14:paraId="14537DC9" w14:textId="77777777" w:rsidR="00EB15C7" w:rsidRDefault="00EB15C7" w:rsidP="00EB15C7">
      <w:pPr>
        <w:tabs>
          <w:tab w:val="center" w:pos="4150"/>
          <w:tab w:val="left" w:pos="6760"/>
        </w:tabs>
        <w:jc w:val="center"/>
        <w:rPr>
          <w:b/>
        </w:rPr>
      </w:pPr>
    </w:p>
    <w:p w14:paraId="5D19ADB6" w14:textId="5F9A5269" w:rsidR="00EB15C7" w:rsidRPr="00EB15C7" w:rsidRDefault="00EB15C7" w:rsidP="00EB15C7">
      <w:pPr>
        <w:tabs>
          <w:tab w:val="center" w:pos="4150"/>
          <w:tab w:val="left" w:pos="6760"/>
        </w:tabs>
        <w:jc w:val="center"/>
        <w:rPr>
          <w:b/>
        </w:rPr>
      </w:pPr>
      <w:r w:rsidRPr="00EB15C7">
        <w:rPr>
          <w:b/>
        </w:rPr>
        <w:t>Problem Statement</w:t>
      </w:r>
    </w:p>
    <w:p w14:paraId="121AC193" w14:textId="1D907641" w:rsidR="00EB15C7" w:rsidRPr="00EB15C7" w:rsidRDefault="00EB15C7" w:rsidP="00EB15C7">
      <w:pPr>
        <w:tabs>
          <w:tab w:val="center" w:pos="4150"/>
          <w:tab w:val="left" w:pos="6760"/>
        </w:tabs>
      </w:pPr>
      <w:r>
        <w:t xml:space="preserve">Train a neural network in parallel with the </w:t>
      </w:r>
      <w:r w:rsidR="00C566AC">
        <w:t>appropriate</w:t>
      </w:r>
      <w:r>
        <w:t xml:space="preserve"> tools (e.g. OpenMP and MPI) that uses the minute-level price and trade size information of selected S&amp;P 500 index constituents to predict next-minute return for a constituent. W</w:t>
      </w:r>
      <w:r w:rsidRPr="00EB15C7">
        <w:t xml:space="preserve">e benchmark our approach against an analogous sequential version using various performance metrics on accuracy and </w:t>
      </w:r>
      <w:r>
        <w:t xml:space="preserve">computational </w:t>
      </w:r>
      <w:r w:rsidRPr="00EB15C7">
        <w:t>efficiency.</w:t>
      </w:r>
    </w:p>
    <w:p w14:paraId="54EB3D45" w14:textId="1A20282D" w:rsidR="00EB15C7" w:rsidRDefault="00EB15C7" w:rsidP="00EB15C7">
      <w:pPr>
        <w:tabs>
          <w:tab w:val="center" w:pos="4150"/>
          <w:tab w:val="left" w:pos="6760"/>
        </w:tabs>
      </w:pPr>
    </w:p>
    <w:p w14:paraId="1EA62BA9" w14:textId="77777777" w:rsidR="00AE1A38" w:rsidRDefault="00AE1A38" w:rsidP="00AE1A38">
      <w:pPr>
        <w:jc w:val="center"/>
      </w:pPr>
    </w:p>
    <w:p w14:paraId="63B3CFBA" w14:textId="722A15E3" w:rsidR="00E70E5F" w:rsidRDefault="00E95096">
      <w:pPr>
        <w:rPr>
          <w:b/>
        </w:rPr>
      </w:pPr>
      <w:r w:rsidRPr="00F84AAF">
        <w:rPr>
          <w:b/>
        </w:rPr>
        <w:t>Input Variables</w:t>
      </w:r>
    </w:p>
    <w:p w14:paraId="360B688A" w14:textId="115E63F0" w:rsidR="00AE1A38" w:rsidRPr="00AE1A38" w:rsidRDefault="00AE1A38">
      <w:r>
        <w:t xml:space="preserve">Price </w:t>
      </w:r>
      <w:r w:rsidR="00913992">
        <w:t>and volume</w:t>
      </w:r>
      <w:r>
        <w:t xml:space="preserve"> </w:t>
      </w:r>
      <w:r w:rsidR="00913992">
        <w:t xml:space="preserve">information </w:t>
      </w:r>
      <w:r>
        <w:t xml:space="preserve">at or before minute </w:t>
      </w:r>
      <w:r w:rsidRPr="00AE1A38">
        <w:rPr>
          <w:i/>
        </w:rPr>
        <w:t>t</w:t>
      </w:r>
      <w:r>
        <w:t xml:space="preserve"> for all stocks except stock </w:t>
      </w:r>
      <w:r w:rsidRPr="00AE1A38">
        <w:rPr>
          <w:i/>
        </w:rPr>
        <w:t>j</w:t>
      </w:r>
    </w:p>
    <w:p w14:paraId="4C78F99E" w14:textId="1AD805F6" w:rsidR="00AE1A38" w:rsidRDefault="00AE1A38" w:rsidP="00AE1A38">
      <w:r>
        <w:t>Technical indicators of price series:</w:t>
      </w:r>
    </w:p>
    <w:p w14:paraId="580D12B7" w14:textId="77777777" w:rsidR="00AE1A38" w:rsidRDefault="00AE1A38" w:rsidP="00AE1A38">
      <w:pPr>
        <w:pStyle w:val="ListParagraph"/>
        <w:numPr>
          <w:ilvl w:val="0"/>
          <w:numId w:val="1"/>
        </w:numPr>
      </w:pPr>
      <w:r>
        <w:t>Intra-interval proportions (</w:t>
      </w:r>
      <w:r w:rsidRPr="00913992">
        <w:rPr>
          <w:b/>
        </w:rPr>
        <w:t>IIP</w:t>
      </w:r>
      <w:r>
        <w:t>)</w:t>
      </w:r>
    </w:p>
    <w:p w14:paraId="0893DB0A" w14:textId="1F43EDB8" w:rsidR="00AE1A38" w:rsidRDefault="00C566AC" w:rsidP="00AE1A38">
      <w:pPr>
        <w:pStyle w:val="ListParagraph"/>
        <w:numPr>
          <w:ilvl w:val="0"/>
          <w:numId w:val="1"/>
        </w:numPr>
      </w:pPr>
      <w:r>
        <w:t>Exponential</w:t>
      </w:r>
      <w:r w:rsidR="00AE1A38">
        <w:t xml:space="preserve"> Moving Averages</w:t>
      </w:r>
      <w:r w:rsidR="00913992">
        <w:t xml:space="preserve"> (</w:t>
      </w:r>
      <w:r w:rsidR="00913992" w:rsidRPr="00913992">
        <w:rPr>
          <w:b/>
        </w:rPr>
        <w:t>EMA</w:t>
      </w:r>
      <w:r w:rsidR="00913992">
        <w:t>)</w:t>
      </w:r>
    </w:p>
    <w:p w14:paraId="2B46B8F8" w14:textId="53DF70E0" w:rsidR="00AE1A38" w:rsidRDefault="00913992" w:rsidP="00AE1A38">
      <w:pPr>
        <w:pStyle w:val="ListParagraph"/>
        <w:numPr>
          <w:ilvl w:val="0"/>
          <w:numId w:val="1"/>
        </w:numPr>
      </w:pPr>
      <w:r>
        <w:t>Price Trend indicators</w:t>
      </w:r>
      <w:r w:rsidRPr="00913992">
        <w:rPr>
          <w:b/>
        </w:rPr>
        <w:t xml:space="preserve"> </w:t>
      </w:r>
      <w:r>
        <w:rPr>
          <w:b/>
        </w:rPr>
        <w:t>(</w:t>
      </w:r>
      <w:r w:rsidR="00AE1A38" w:rsidRPr="00913992">
        <w:rPr>
          <w:b/>
        </w:rPr>
        <w:t>AD, Adv, ADR</w:t>
      </w:r>
      <w:r>
        <w:t>)</w:t>
      </w:r>
    </w:p>
    <w:p w14:paraId="5332CD9F" w14:textId="77777777" w:rsidR="00AE1A38" w:rsidRDefault="00AE1A38" w:rsidP="00AE1A38">
      <w:pPr>
        <w:pStyle w:val="ListParagraph"/>
        <w:numPr>
          <w:ilvl w:val="0"/>
          <w:numId w:val="1"/>
        </w:numPr>
      </w:pPr>
      <w:r>
        <w:t>Others (see Appendix)</w:t>
      </w:r>
    </w:p>
    <w:p w14:paraId="7E7E4062" w14:textId="77777777" w:rsidR="00AE1A38" w:rsidRPr="00AE1A38" w:rsidRDefault="00AE1A38">
      <w:pPr>
        <w:rPr>
          <w:b/>
        </w:rPr>
      </w:pPr>
    </w:p>
    <w:p w14:paraId="1054A9A7" w14:textId="30EAAD69" w:rsidR="00A74846" w:rsidRDefault="001C361D">
      <w:r>
        <w:t>N</w:t>
      </w:r>
      <w:r w:rsidR="00E70E5F">
        <w:t>ormalize all</w:t>
      </w:r>
      <w:r w:rsidR="00AE1A38">
        <w:t xml:space="preserve"> the input and output variables </w:t>
      </w:r>
    </w:p>
    <w:p w14:paraId="2F8B1E86" w14:textId="5874E980" w:rsidR="00AE1A38" w:rsidRDefault="001C361D">
      <w:r>
        <w:t xml:space="preserve">1. </w:t>
      </w:r>
      <w:r w:rsidR="00AE1A38">
        <w:t>For stock price, use returns = percentage change</w:t>
      </w:r>
    </w:p>
    <w:p w14:paraId="5548F630" w14:textId="5A053D02" w:rsidR="00A74846" w:rsidRDefault="00AE1A38">
      <w:r>
        <w:t>2. For other values, use m</w:t>
      </w:r>
      <w:r w:rsidR="00A74846">
        <w:t>in-max scaling: RN = (R-R_min) / (R_max – R_min)</w:t>
      </w:r>
      <w:r w:rsidR="001C361D">
        <w:t xml:space="preserve"> where R is the value of an input</w:t>
      </w:r>
    </w:p>
    <w:p w14:paraId="24567285" w14:textId="77777777" w:rsidR="00F84AAF" w:rsidRDefault="00F84AAF" w:rsidP="00E95096">
      <w:pPr>
        <w:pStyle w:val="ListParagraph"/>
      </w:pPr>
    </w:p>
    <w:p w14:paraId="23742379" w14:textId="77777777" w:rsidR="00F84AAF" w:rsidRPr="00F84AAF" w:rsidRDefault="00E95096" w:rsidP="00F84AAF">
      <w:pPr>
        <w:rPr>
          <w:b/>
        </w:rPr>
      </w:pPr>
      <w:r w:rsidRPr="00F84AAF">
        <w:rPr>
          <w:b/>
        </w:rPr>
        <w:t>Output variables</w:t>
      </w:r>
    </w:p>
    <w:p w14:paraId="3981938D" w14:textId="7B36082B" w:rsidR="00F84AAF" w:rsidRDefault="00F84AAF" w:rsidP="00F84AAF">
      <w:r>
        <w:t xml:space="preserve">Predicted return </w:t>
      </w:r>
      <w:r w:rsidR="00AE1A38">
        <w:t>at minute t+1 for stock j</w:t>
      </w:r>
    </w:p>
    <w:p w14:paraId="3B0663B6" w14:textId="77777777" w:rsidR="00F84AAF" w:rsidRDefault="00F84AAF" w:rsidP="00F84AAF"/>
    <w:p w14:paraId="7F2C0EA3" w14:textId="51CDBB48" w:rsidR="00CB680B" w:rsidRDefault="00EE55C4" w:rsidP="00F84AAF">
      <w:pPr>
        <w:rPr>
          <w:b/>
        </w:rPr>
      </w:pPr>
      <w:r>
        <w:rPr>
          <w:b/>
        </w:rPr>
        <w:t>Parallelism Architecture: Downpour SGD &amp; PSO</w:t>
      </w:r>
    </w:p>
    <w:p w14:paraId="55A88A73" w14:textId="214D691B" w:rsidR="00CB680B" w:rsidRDefault="000076C0" w:rsidP="00F84AAF">
      <w:r>
        <w:t>Downpour (mini-batch) S</w:t>
      </w:r>
      <w:r w:rsidR="00CB680B">
        <w:t xml:space="preserve">GD (with Adam/AdaGrad) </w:t>
      </w:r>
      <w:r>
        <w:t xml:space="preserve"> (see Figure 1)</w:t>
      </w:r>
    </w:p>
    <w:p w14:paraId="27D3574E" w14:textId="77777777" w:rsidR="000076C0" w:rsidRDefault="000076C0" w:rsidP="00F84AAF"/>
    <w:p w14:paraId="68128C03" w14:textId="5193A2A4" w:rsidR="000076C0" w:rsidRDefault="000076C0" w:rsidP="00F84AAF">
      <w:pPr>
        <w:rPr>
          <w:b/>
        </w:rPr>
      </w:pPr>
      <w:r>
        <w:rPr>
          <w:b/>
          <w:noProof/>
        </w:rPr>
        <w:drawing>
          <wp:inline distT="0" distB="0" distL="0" distR="0" wp14:anchorId="7E245E22" wp14:editId="71F14FE9">
            <wp:extent cx="5270500" cy="2552700"/>
            <wp:effectExtent l="0" t="0" r="12700" b="12700"/>
            <wp:docPr id="5" name="Picture 5" descr="Macintosh HD:Users:liuchang:Desktop:Screen Shot 2017-04-07 at 12.55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iuchang:Desktop:Screen Shot 2017-04-07 at 12.55.3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C4AB" w14:textId="0C036C6F" w:rsidR="00EE55C4" w:rsidRDefault="000076C0" w:rsidP="000076C0">
      <w:r>
        <w:rPr>
          <w:b/>
        </w:rPr>
        <w:t xml:space="preserve">Figure 1: Downpour SGD [1]. </w:t>
      </w:r>
      <w:r>
        <w:t xml:space="preserve">We will execute both data parallelism and model parallelism in the following way: </w:t>
      </w:r>
      <w:r w:rsidR="004422BC">
        <w:t>a machine (e.g. an Odyssey node)</w:t>
      </w:r>
      <w:r>
        <w:t xml:space="preserve"> will </w:t>
      </w:r>
      <w:r w:rsidR="004422BC">
        <w:t>store a Data Shard</w:t>
      </w:r>
      <w:r>
        <w:t xml:space="preserve"> (a subset of data) and train a model replica (fetching w and pushing grad(</w:t>
      </w:r>
      <w:r w:rsidRPr="000076C0">
        <w:t>w)</w:t>
      </w:r>
      <w:r>
        <w:t xml:space="preserve"> to the parameter server),</w:t>
      </w:r>
      <w:r w:rsidR="004422BC">
        <w:t xml:space="preserve"> </w:t>
      </w:r>
      <w:r w:rsidR="004422BC" w:rsidRPr="004422BC">
        <w:rPr>
          <w:b/>
          <w:i/>
        </w:rPr>
        <w:t>both independently and asynchronously</w:t>
      </w:r>
      <w:r>
        <w:t>.</w:t>
      </w:r>
      <w:r w:rsidR="004422BC">
        <w:t xml:space="preserve"> </w:t>
      </w:r>
      <w:r w:rsidR="004422BC">
        <w:lastRenderedPageBreak/>
        <w:t>That is, parameter server updates the parameter set whenever it receives grad(w) from a model replica. In addition, training a model replica using SGD will be parallelized using the c</w:t>
      </w:r>
      <w:r w:rsidR="00EE55C4">
        <w:t>ores available on the machine, with simple SGD as benchmarks.</w:t>
      </w:r>
    </w:p>
    <w:p w14:paraId="3F829313" w14:textId="77777777" w:rsidR="000076C0" w:rsidRDefault="000076C0" w:rsidP="000076C0">
      <w:pPr>
        <w:jc w:val="center"/>
        <w:rPr>
          <w:b/>
        </w:rPr>
      </w:pPr>
    </w:p>
    <w:p w14:paraId="1038A7A7" w14:textId="199EB65B" w:rsidR="00CB680B" w:rsidRDefault="00EE55C4" w:rsidP="00F84AAF">
      <w:pPr>
        <w:rPr>
          <w:b/>
        </w:rPr>
      </w:pPr>
      <w:r>
        <w:rPr>
          <w:b/>
        </w:rPr>
        <w:t xml:space="preserve">Neural Network </w:t>
      </w:r>
      <w:r w:rsidR="00CB680B">
        <w:rPr>
          <w:b/>
        </w:rPr>
        <w:t>Architecture</w:t>
      </w:r>
      <w:r>
        <w:rPr>
          <w:b/>
        </w:rPr>
        <w:t xml:space="preserve"> (</w:t>
      </w:r>
      <w:r w:rsidR="00CB680B">
        <w:rPr>
          <w:b/>
        </w:rPr>
        <w:t>hyper</w:t>
      </w:r>
      <w:ins w:id="0" w:author="Chang Liu" w:date="2017-04-06T20:54:00Z">
        <w:r w:rsidR="001C361D">
          <w:rPr>
            <w:b/>
          </w:rPr>
          <w:t>para</w:t>
        </w:r>
      </w:ins>
      <w:r w:rsidR="00CB680B">
        <w:rPr>
          <w:b/>
        </w:rPr>
        <w:t>meters</w:t>
      </w:r>
      <w:r>
        <w:rPr>
          <w:b/>
        </w:rPr>
        <w:t>)</w:t>
      </w:r>
    </w:p>
    <w:p w14:paraId="2A924D6C" w14:textId="4C8E683D" w:rsidR="000076C0" w:rsidRDefault="00CB680B" w:rsidP="000076C0">
      <w:pPr>
        <w:pStyle w:val="ListParagraph"/>
        <w:numPr>
          <w:ilvl w:val="0"/>
          <w:numId w:val="4"/>
        </w:numPr>
      </w:pPr>
      <w:r>
        <w:t>fully connected vs</w:t>
      </w:r>
      <w:r w:rsidR="00A96253">
        <w:t xml:space="preserve"> local</w:t>
      </w:r>
      <w:r w:rsidR="00AE1A38">
        <w:t>ly</w:t>
      </w:r>
      <w:r w:rsidR="00A96253">
        <w:t xml:space="preserve"> connected</w:t>
      </w:r>
      <w:r>
        <w:t xml:space="preserve"> </w:t>
      </w:r>
      <w:r w:rsidR="00AE1A38">
        <w:t>hierarchical network</w:t>
      </w:r>
      <w:r w:rsidR="000076C0">
        <w:t xml:space="preserve"> (see </w:t>
      </w:r>
      <w:r w:rsidR="000076C0" w:rsidRPr="000076C0">
        <w:rPr>
          <w:b/>
        </w:rPr>
        <w:t>Figure 2</w:t>
      </w:r>
      <w:r w:rsidR="000076C0">
        <w:t xml:space="preserve"> – we will modify such network to fit our purposes</w:t>
      </w:r>
      <w:r w:rsidR="00A96253">
        <w:t>)</w:t>
      </w:r>
      <w:r w:rsidR="002D1271">
        <w:t xml:space="preserve"> </w:t>
      </w:r>
    </w:p>
    <w:p w14:paraId="3BB2DC65" w14:textId="72B43EA7" w:rsidR="00CB680B" w:rsidRDefault="00EB15C7" w:rsidP="00CB680B">
      <w:pPr>
        <w:pStyle w:val="ListParagraph"/>
        <w:numPr>
          <w:ilvl w:val="0"/>
          <w:numId w:val="4"/>
        </w:numPr>
      </w:pPr>
      <w:r>
        <w:t>L = 1 ~10</w:t>
      </w:r>
      <w:r w:rsidR="00CB680B">
        <w:t xml:space="preserve"> hidden layers</w:t>
      </w:r>
    </w:p>
    <w:p w14:paraId="57BDF2F2" w14:textId="77777777" w:rsidR="004236AE" w:rsidRDefault="00CB680B" w:rsidP="004236AE">
      <w:pPr>
        <w:pStyle w:val="ListParagraph"/>
        <w:numPr>
          <w:ilvl w:val="0"/>
          <w:numId w:val="4"/>
        </w:numPr>
      </w:pPr>
      <w:r>
        <w:t># neurons = 8~64/layer; less for deeper layers</w:t>
      </w:r>
    </w:p>
    <w:p w14:paraId="2D1E091A" w14:textId="0AEF525D" w:rsidR="00CB680B" w:rsidRDefault="004236AE" w:rsidP="00CB680B">
      <w:pPr>
        <w:pStyle w:val="ListParagraph"/>
        <w:numPr>
          <w:ilvl w:val="0"/>
          <w:numId w:val="4"/>
        </w:numPr>
      </w:pPr>
      <w:r>
        <w:t xml:space="preserve">Optimizer learning rate, </w:t>
      </w:r>
      <w:r w:rsidR="00AE1A38">
        <w:t>other</w:t>
      </w:r>
      <w:r>
        <w:t xml:space="preserve"> </w:t>
      </w:r>
      <w:r w:rsidR="00AE1A38">
        <w:t>parameters such as momentum</w:t>
      </w:r>
    </w:p>
    <w:p w14:paraId="74500674" w14:textId="1F00E43E" w:rsidR="00CB680B" w:rsidRDefault="00CB680B" w:rsidP="00CB680B">
      <w:pPr>
        <w:pStyle w:val="ListParagraph"/>
        <w:numPr>
          <w:ilvl w:val="0"/>
          <w:numId w:val="4"/>
        </w:numPr>
      </w:pPr>
      <w:r>
        <w:t>ReLu/Sigmoid activation</w:t>
      </w:r>
      <w:r w:rsidR="00EE55C4">
        <w:t>, linear activation for output node</w:t>
      </w:r>
    </w:p>
    <w:p w14:paraId="3D149271" w14:textId="1A377129" w:rsidR="004236AE" w:rsidRPr="00CB680B" w:rsidRDefault="004236AE" w:rsidP="00CB680B">
      <w:pPr>
        <w:pStyle w:val="ListParagraph"/>
        <w:numPr>
          <w:ilvl w:val="0"/>
          <w:numId w:val="4"/>
        </w:numPr>
      </w:pPr>
      <w:r>
        <w:t># Model REPLICA</w:t>
      </w:r>
      <w:r w:rsidR="00AE1A38">
        <w:t xml:space="preserve"> that we distribute each Odyssey node to</w:t>
      </w:r>
    </w:p>
    <w:p w14:paraId="21FFDD12" w14:textId="77777777" w:rsidR="00AE1A38" w:rsidRDefault="00AE1A38" w:rsidP="00F84AAF">
      <w:pPr>
        <w:rPr>
          <w:b/>
        </w:rPr>
      </w:pPr>
    </w:p>
    <w:p w14:paraId="6E08A204" w14:textId="77777777" w:rsidR="00721508" w:rsidRDefault="00721508" w:rsidP="00F84AAF">
      <w:pPr>
        <w:rPr>
          <w:b/>
        </w:rPr>
      </w:pPr>
    </w:p>
    <w:p w14:paraId="1650443B" w14:textId="41091A1B" w:rsidR="00721508" w:rsidRPr="00721508" w:rsidRDefault="00AE1A38" w:rsidP="00F84AAF">
      <w:pPr>
        <w:rPr>
          <w:b/>
        </w:rPr>
      </w:pPr>
      <w:r>
        <w:rPr>
          <w:b/>
          <w:noProof/>
        </w:rPr>
        <w:drawing>
          <wp:inline distT="0" distB="0" distL="0" distR="0" wp14:anchorId="2C114149" wp14:editId="03AA8DA8">
            <wp:extent cx="5270500" cy="2882900"/>
            <wp:effectExtent l="0" t="0" r="12700" b="12700"/>
            <wp:docPr id="4" name="Picture 4" descr="Macintosh HD:Users:liuchang:Desktop:Screen Shot 2017-04-07 at 12.38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uchang:Desktop:Screen Shot 2017-04-07 at 12.38.25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23458" w14:textId="2B052CD6" w:rsidR="00AE1A38" w:rsidRPr="002D1271" w:rsidRDefault="000076C0" w:rsidP="002D1271">
      <w:r>
        <w:rPr>
          <w:b/>
        </w:rPr>
        <w:t>Figure 2</w:t>
      </w:r>
      <w:r w:rsidR="00AE1A38">
        <w:rPr>
          <w:b/>
        </w:rPr>
        <w:t>: Locally connected hierachical network</w:t>
      </w:r>
      <w:r w:rsidR="00AE1A38">
        <w:t xml:space="preserve"> [2]</w:t>
      </w:r>
      <w:r w:rsidR="002D1271">
        <w:t xml:space="preserve"> Top layer is output layer; bottom layer is input layer. Input layer: X’s are lagged sector-specific stock information from the S&amp;P 500 constituents; </w:t>
      </w:r>
      <w:bookmarkStart w:id="1" w:name="_GoBack"/>
      <w:bookmarkEnd w:id="1"/>
      <w:r w:rsidR="002D1271">
        <w:t xml:space="preserve">Q’s are </w:t>
      </w:r>
      <w:r w:rsidR="00D31C88">
        <w:t xml:space="preserve">technical indicators such as </w:t>
      </w:r>
      <w:r w:rsidR="002D1271">
        <w:t xml:space="preserve">IIP’s; 1st hidden layer: hidden nodes W’s are locally connected to a subset of X’s by sector (health care sectors are connected to one W node), and to </w:t>
      </w:r>
      <w:r w:rsidR="00D31C88">
        <w:t>technical indicators (</w:t>
      </w:r>
      <w:r w:rsidR="002D1271">
        <w:t>IIP’s</w:t>
      </w:r>
      <w:r w:rsidR="00D31C88">
        <w:t>)</w:t>
      </w:r>
      <w:r w:rsidR="002D1271">
        <w:t>; 2nd hidden layer: the hidden nodes Z’s are fully connected to the EMA’s and W’s nodes; along with the AD’s indicators, they are fully connected to output node X.</w:t>
      </w:r>
    </w:p>
    <w:p w14:paraId="70350267" w14:textId="77777777" w:rsidR="001C361D" w:rsidRDefault="001C361D" w:rsidP="00F84AAF"/>
    <w:p w14:paraId="65BB577C" w14:textId="77777777" w:rsidR="00913992" w:rsidRDefault="00913992" w:rsidP="00F84AAF"/>
    <w:p w14:paraId="716701E7" w14:textId="6D2CAB7A" w:rsidR="00136E72" w:rsidRDefault="00913992" w:rsidP="00136E72">
      <w:pPr>
        <w:rPr>
          <w:b/>
          <w:lang w:eastAsia="zh-CN"/>
        </w:rPr>
      </w:pPr>
      <w:r>
        <w:rPr>
          <w:b/>
          <w:lang w:eastAsia="zh-CN"/>
        </w:rPr>
        <w:t xml:space="preserve">Dynamic </w:t>
      </w:r>
      <w:r w:rsidR="00136E72" w:rsidRPr="00056FB3">
        <w:rPr>
          <w:b/>
          <w:lang w:eastAsia="zh-CN"/>
        </w:rPr>
        <w:t>Backtesting procedure</w:t>
      </w:r>
    </w:p>
    <w:p w14:paraId="17C0EEC3" w14:textId="2F51A993" w:rsidR="00136E72" w:rsidRDefault="00136E72" w:rsidP="00136E72">
      <w:pPr>
        <w:rPr>
          <w:lang w:eastAsia="zh-CN"/>
        </w:rPr>
      </w:pPr>
      <w:r>
        <w:rPr>
          <w:lang w:eastAsia="zh-CN"/>
        </w:rPr>
        <w:t>#Input: define data[0 : T-1], training_size, validation_size, test_size, window_size</w:t>
      </w:r>
      <w:r w:rsidR="00913992">
        <w:rPr>
          <w:lang w:eastAsia="zh-CN"/>
        </w:rPr>
        <w:t>, ensemble_size</w:t>
      </w:r>
    </w:p>
    <w:p w14:paraId="5F9466CF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 xml:space="preserve">#Output: predicted values from t = T-training_size-validation_size : T-1 </w:t>
      </w:r>
    </w:p>
    <w:p w14:paraId="5B390756" w14:textId="77099CA9" w:rsidR="00136E72" w:rsidRDefault="00136E72" w:rsidP="00136E72">
      <w:pPr>
        <w:rPr>
          <w:lang w:eastAsia="zh-CN"/>
        </w:rPr>
      </w:pPr>
      <w:r>
        <w:rPr>
          <w:lang w:eastAsia="zh-CN"/>
        </w:rPr>
        <w:t># Python pseudo-code as follows</w:t>
      </w:r>
    </w:p>
    <w:p w14:paraId="35DB5CEA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 xml:space="preserve">for t in range(training_size + validation_size, T): </w:t>
      </w:r>
    </w:p>
    <w:p w14:paraId="3B883B59" w14:textId="77777777" w:rsidR="00136E72" w:rsidRDefault="00136E72" w:rsidP="00136E72">
      <w:pPr>
        <w:ind w:firstLine="720"/>
        <w:rPr>
          <w:lang w:eastAsia="zh-CN"/>
        </w:rPr>
      </w:pPr>
      <w:r>
        <w:rPr>
          <w:lang w:eastAsia="zh-CN"/>
        </w:rPr>
        <w:t>if t % test_size != 1:</w:t>
      </w:r>
    </w:p>
    <w:p w14:paraId="7459A3F7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#each model in the existing committee predicts on time t;</w:t>
      </w:r>
    </w:p>
    <w:p w14:paraId="2DF42461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#the mean of the ensemble predictions is the final prediction for time t</w:t>
      </w:r>
    </w:p>
    <w:p w14:paraId="0A247B94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  <w:t>else:</w:t>
      </w:r>
    </w:p>
    <w:p w14:paraId="34A5842E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training_data = data[t -</w:t>
      </w:r>
      <w:r w:rsidRPr="00231C87">
        <w:rPr>
          <w:lang w:eastAsia="zh-CN"/>
        </w:rPr>
        <w:t xml:space="preserve"> </w:t>
      </w:r>
      <w:r>
        <w:rPr>
          <w:lang w:eastAsia="zh-CN"/>
        </w:rPr>
        <w:t>training_size-</w:t>
      </w:r>
      <w:r w:rsidRPr="0096222E">
        <w:rPr>
          <w:lang w:eastAsia="zh-CN"/>
        </w:rPr>
        <w:t xml:space="preserve"> </w:t>
      </w:r>
      <w:r>
        <w:rPr>
          <w:lang w:eastAsia="zh-CN"/>
        </w:rPr>
        <w:t>validation_size : t - validation_size]</w:t>
      </w:r>
    </w:p>
    <w:p w14:paraId="4CCCA104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validation_data = data[t-</w:t>
      </w:r>
      <w:r w:rsidRPr="00231C87">
        <w:rPr>
          <w:lang w:eastAsia="zh-CN"/>
        </w:rPr>
        <w:t xml:space="preserve"> </w:t>
      </w:r>
      <w:r>
        <w:rPr>
          <w:lang w:eastAsia="zh-CN"/>
        </w:rPr>
        <w:t>validation_size: t]</w:t>
      </w:r>
    </w:p>
    <w:p w14:paraId="6149FB28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for i in range(N_window):</w:t>
      </w:r>
    </w:p>
    <w:p w14:paraId="6E350C2A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  <w:t># train the ith model based on a random starting point and a (bootstrapped?) sample of window_size from training_data;</w:t>
      </w:r>
    </w:p>
    <w:p w14:paraId="042090E9" w14:textId="794457F5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  <w:t># (optional) vary the architecture</w:t>
      </w:r>
      <w:r w:rsidR="00913992">
        <w:rPr>
          <w:lang w:eastAsia="zh-CN"/>
        </w:rPr>
        <w:t>*</w:t>
      </w:r>
      <w:r>
        <w:rPr>
          <w:lang w:eastAsia="zh-CN"/>
        </w:rPr>
        <w:t xml:space="preserve"> (# layer, neurons) </w:t>
      </w:r>
    </w:p>
    <w:p w14:paraId="7063F29D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  <w:t xml:space="preserve"># calculate validation accuracy </w:t>
      </w:r>
    </w:p>
    <w:p w14:paraId="455F652D" w14:textId="78648596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# choose </w:t>
      </w:r>
      <w:r w:rsidR="00913992">
        <w:rPr>
          <w:lang w:eastAsia="zh-CN"/>
        </w:rPr>
        <w:t>ensemble_size number of</w:t>
      </w:r>
      <w:r>
        <w:rPr>
          <w:lang w:eastAsia="zh-CN"/>
        </w:rPr>
        <w:t xml:space="preserve"> models with highest accuracies to form the new committee; </w:t>
      </w:r>
    </w:p>
    <w:p w14:paraId="77B937CD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# each model in the new committee predicts on time t </w:t>
      </w:r>
    </w:p>
    <w:p w14:paraId="03D50510" w14:textId="03A44FB8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# the mean of all predictions is the final prediction for time t</w:t>
      </w:r>
    </w:p>
    <w:p w14:paraId="1E2FF48E" w14:textId="77777777" w:rsidR="00136E72" w:rsidRDefault="00136E72" w:rsidP="00136E72"/>
    <w:p w14:paraId="30C5B8D7" w14:textId="54850321" w:rsidR="00136E72" w:rsidRDefault="00913992" w:rsidP="00136E72">
      <w:pPr>
        <w:rPr>
          <w:b/>
        </w:rPr>
      </w:pPr>
      <w:r>
        <w:rPr>
          <w:b/>
        </w:rPr>
        <w:t>*  Model-validation</w:t>
      </w:r>
      <w:r w:rsidR="00136E72">
        <w:rPr>
          <w:b/>
        </w:rPr>
        <w:t xml:space="preserve"> </w:t>
      </w:r>
      <w:r>
        <w:rPr>
          <w:b/>
        </w:rPr>
        <w:t>methods</w:t>
      </w:r>
      <w:r w:rsidR="00136E72">
        <w:rPr>
          <w:b/>
        </w:rPr>
        <w:t xml:space="preserve"> </w:t>
      </w:r>
    </w:p>
    <w:p w14:paraId="7C4DC5BC" w14:textId="51AE443F" w:rsidR="00913992" w:rsidRPr="00EE55C4" w:rsidRDefault="00827D31" w:rsidP="00913992">
      <w:pPr>
        <w:rPr>
          <w:b/>
        </w:rPr>
      </w:pPr>
      <w:r>
        <w:t>H</w:t>
      </w:r>
      <w:r w:rsidR="00913992">
        <w:t>yperparameter search</w:t>
      </w:r>
      <w:r w:rsidR="00913992" w:rsidRPr="00913992">
        <w:t xml:space="preserve"> </w:t>
      </w:r>
      <w:r w:rsidR="00913992">
        <w:t>for the optimal network hyperparameters (#layers, nodes, etc)</w:t>
      </w:r>
      <w:r>
        <w:t>:</w:t>
      </w:r>
    </w:p>
    <w:p w14:paraId="2BF96951" w14:textId="24C67E9C" w:rsidR="00913992" w:rsidRDefault="00913992" w:rsidP="00136E72">
      <w:r>
        <w:t>1. Researcher’s guess (simple)</w:t>
      </w:r>
    </w:p>
    <w:p w14:paraId="3F0B9A01" w14:textId="033FF3CD" w:rsidR="00913992" w:rsidRDefault="00913992" w:rsidP="00136E72">
      <w:r>
        <w:t>2. Grid Search (costly, inefficient)</w:t>
      </w:r>
    </w:p>
    <w:p w14:paraId="523156DB" w14:textId="4778AC94" w:rsidR="00913992" w:rsidRDefault="00913992" w:rsidP="00136E72">
      <w:r>
        <w:t>3. Particle Swarm Optimization (also embarassingly parallel and available in Python’s package Optunity/</w:t>
      </w:r>
      <w:r w:rsidRPr="00913992">
        <w:t>pyswarm</w:t>
      </w:r>
      <w:r>
        <w:t>)</w:t>
      </w:r>
    </w:p>
    <w:p w14:paraId="0A835DE1" w14:textId="77777777" w:rsidR="00136E72" w:rsidRDefault="00136E72" w:rsidP="00F84AAF"/>
    <w:p w14:paraId="01A350FF" w14:textId="77777777" w:rsidR="00136E72" w:rsidRDefault="00136E72" w:rsidP="00F84AAF"/>
    <w:p w14:paraId="72E94EC6" w14:textId="77777777" w:rsidR="00F84AAF" w:rsidRPr="00F84AAF" w:rsidRDefault="00F84AAF" w:rsidP="00F84AAF">
      <w:pPr>
        <w:rPr>
          <w:b/>
        </w:rPr>
      </w:pPr>
      <w:r w:rsidRPr="00F84AAF">
        <w:rPr>
          <w:b/>
        </w:rPr>
        <w:t>Loss function</w:t>
      </w:r>
    </w:p>
    <w:p w14:paraId="7B7FFCE2" w14:textId="77777777" w:rsidR="00CB680B" w:rsidRDefault="00F84AAF" w:rsidP="001C361D">
      <w:r>
        <w:t>Mean Square Error</w:t>
      </w:r>
    </w:p>
    <w:p w14:paraId="78156D26" w14:textId="77777777" w:rsidR="004236AE" w:rsidRDefault="004236AE" w:rsidP="00F84AAF"/>
    <w:p w14:paraId="69093F2B" w14:textId="43A4118C" w:rsidR="00F84AAF" w:rsidRDefault="00EB15C7" w:rsidP="00F84AAF">
      <w:pPr>
        <w:rPr>
          <w:b/>
        </w:rPr>
      </w:pPr>
      <w:r>
        <w:rPr>
          <w:b/>
        </w:rPr>
        <w:t>I</w:t>
      </w:r>
      <w:r w:rsidR="004236AE">
        <w:rPr>
          <w:b/>
        </w:rPr>
        <w:t>nitialization</w:t>
      </w:r>
    </w:p>
    <w:p w14:paraId="31EEEE03" w14:textId="07782C44" w:rsidR="00AE1A38" w:rsidRDefault="002D1271" w:rsidP="00F84AAF">
      <w:pPr>
        <w:pStyle w:val="ListParagraph"/>
        <w:numPr>
          <w:ilvl w:val="0"/>
          <w:numId w:val="5"/>
        </w:numPr>
      </w:pPr>
      <w:r>
        <w:t>For simple SGD, initialize with standard normal scaled with input units</w:t>
      </w:r>
    </w:p>
    <w:p w14:paraId="22C931E9" w14:textId="1C25D2F7" w:rsidR="004236AE" w:rsidRDefault="002D1271" w:rsidP="00F84AAF">
      <w:pPr>
        <w:pStyle w:val="ListParagraph"/>
        <w:numPr>
          <w:ilvl w:val="0"/>
          <w:numId w:val="5"/>
        </w:numPr>
      </w:pPr>
      <w:r>
        <w:t>For Downpour SGD: use warm start - i</w:t>
      </w:r>
      <w:r w:rsidR="004236AE">
        <w:t>nitialize with warmstart of simple SGD</w:t>
      </w:r>
    </w:p>
    <w:p w14:paraId="7CB48EB4" w14:textId="77777777" w:rsidR="000C5E0D" w:rsidRDefault="000C5E0D" w:rsidP="00EB15C7">
      <w:pPr>
        <w:rPr>
          <w:b/>
        </w:rPr>
      </w:pPr>
    </w:p>
    <w:p w14:paraId="08420C58" w14:textId="1887A2AF" w:rsidR="00EB15C7" w:rsidRDefault="00EB15C7" w:rsidP="00EB15C7">
      <w:r w:rsidRPr="00F84AAF">
        <w:rPr>
          <w:b/>
        </w:rPr>
        <w:t>Regularization</w:t>
      </w:r>
    </w:p>
    <w:p w14:paraId="1B8C7098" w14:textId="4993FE5B" w:rsidR="004236AE" w:rsidRDefault="00F84AAF" w:rsidP="00EB15C7">
      <w:pPr>
        <w:pStyle w:val="ListParagraph"/>
        <w:numPr>
          <w:ilvl w:val="0"/>
          <w:numId w:val="7"/>
        </w:numPr>
      </w:pPr>
      <w:r>
        <w:t>L2-penality</w:t>
      </w:r>
      <w:r w:rsidR="00CB680B">
        <w:t>; maxnorm of weights</w:t>
      </w:r>
      <w:r w:rsidR="00AE1A38">
        <w:t>; dropout</w:t>
      </w:r>
      <w:r w:rsidR="000C5E0D">
        <w:t xml:space="preserve"> layer</w:t>
      </w:r>
      <w:r w:rsidR="00AE1A38">
        <w:t>s</w:t>
      </w:r>
    </w:p>
    <w:p w14:paraId="75C82C7D" w14:textId="3653D80B" w:rsidR="00CB680B" w:rsidRDefault="000C5E0D" w:rsidP="00EB15C7">
      <w:pPr>
        <w:pStyle w:val="ListParagraph"/>
        <w:numPr>
          <w:ilvl w:val="0"/>
          <w:numId w:val="7"/>
        </w:numPr>
      </w:pPr>
      <w:r>
        <w:t xml:space="preserve">(Optional) </w:t>
      </w:r>
      <w:r w:rsidR="00CB680B">
        <w:t xml:space="preserve">Monitor training </w:t>
      </w:r>
      <w:r w:rsidR="004236AE">
        <w:t xml:space="preserve">process </w:t>
      </w:r>
      <w:r w:rsidR="00CB680B">
        <w:t>– early stopping</w:t>
      </w:r>
      <w:r w:rsidR="004236AE">
        <w:t xml:space="preserve"> if validation not improving</w:t>
      </w:r>
    </w:p>
    <w:p w14:paraId="1B5FBD3C" w14:textId="77777777" w:rsidR="00F84AAF" w:rsidRDefault="00F84AAF" w:rsidP="00F84AAF">
      <w:pPr>
        <w:jc w:val="center"/>
      </w:pPr>
    </w:p>
    <w:p w14:paraId="42EB6A28" w14:textId="77777777" w:rsidR="00E95096" w:rsidRPr="00F84AAF" w:rsidRDefault="00E95096" w:rsidP="00F84AAF">
      <w:pPr>
        <w:rPr>
          <w:b/>
        </w:rPr>
      </w:pPr>
      <w:r w:rsidRPr="00F84AAF">
        <w:rPr>
          <w:b/>
        </w:rPr>
        <w:t>Evaluation metrics</w:t>
      </w:r>
    </w:p>
    <w:p w14:paraId="5C5465AF" w14:textId="7176FC28" w:rsidR="00E95096" w:rsidRDefault="000C5E0D" w:rsidP="000C5E0D">
      <w:pPr>
        <w:pStyle w:val="ListParagraph"/>
        <w:numPr>
          <w:ilvl w:val="0"/>
          <w:numId w:val="3"/>
        </w:numPr>
      </w:pPr>
      <w:r>
        <w:t xml:space="preserve">MSE, MSPE, Hit Ratio, </w:t>
      </w:r>
      <w:r w:rsidR="00E95096">
        <w:t>Direction</w:t>
      </w:r>
      <w:r w:rsidR="00827D31">
        <w:t>al</w:t>
      </w:r>
      <w:r w:rsidR="00E95096">
        <w:t xml:space="preserve"> Accuracy</w:t>
      </w:r>
      <w:r w:rsidR="00F84AAF">
        <w:t xml:space="preserve"> </w:t>
      </w:r>
      <w:r w:rsidR="00827D31">
        <w:t xml:space="preserve">= fraction of correct predictions of up and downs </w:t>
      </w:r>
      <w:r w:rsidR="00F84AAF">
        <w:t>(consider thresholded on predicted values</w:t>
      </w:r>
      <w:r w:rsidR="002D1271">
        <w:t xml:space="preserve"> such that only large predicted values </w:t>
      </w:r>
      <w:r w:rsidR="000076C0">
        <w:t>count</w:t>
      </w:r>
      <w:r w:rsidR="00F84AAF">
        <w:t>)</w:t>
      </w:r>
      <w:r w:rsidR="000076C0">
        <w:t xml:space="preserve"> per model</w:t>
      </w:r>
    </w:p>
    <w:p w14:paraId="2CCDCCA8" w14:textId="09E5E2C3" w:rsidR="00723445" w:rsidRDefault="00F84AAF" w:rsidP="00723445">
      <w:pPr>
        <w:pStyle w:val="ListParagraph"/>
        <w:numPr>
          <w:ilvl w:val="0"/>
          <w:numId w:val="3"/>
        </w:numPr>
      </w:pPr>
      <w:r>
        <w:t>Speedups</w:t>
      </w:r>
      <w:r w:rsidR="00723445">
        <w:t xml:space="preserve"> (</w:t>
      </w:r>
      <w:r w:rsidR="001C361D">
        <w:t xml:space="preserve">in </w:t>
      </w:r>
      <w:r w:rsidR="00723445">
        <w:t>G</w:t>
      </w:r>
      <w:r w:rsidR="001C361D">
        <w:t>f</w:t>
      </w:r>
      <w:r w:rsidR="00723445">
        <w:t>lops</w:t>
      </w:r>
      <w:r w:rsidR="001C361D">
        <w:t>/wall time</w:t>
      </w:r>
      <w:r w:rsidR="00723445">
        <w:t>) vs cores used per model replica for different model size (# parameters)</w:t>
      </w:r>
      <w:r w:rsidR="00723445">
        <w:rPr>
          <w:rStyle w:val="FootnoteReference"/>
        </w:rPr>
        <w:footnoteReference w:id="1"/>
      </w:r>
    </w:p>
    <w:p w14:paraId="6E3119F4" w14:textId="045F611E" w:rsidR="00CB680B" w:rsidRDefault="00CB680B" w:rsidP="00723445">
      <w:pPr>
        <w:pStyle w:val="ListParagraph"/>
        <w:numPr>
          <w:ilvl w:val="0"/>
          <w:numId w:val="3"/>
        </w:numPr>
      </w:pPr>
      <w:r>
        <w:t>Accuracy as a function of time across optimizers to test convergence</w:t>
      </w:r>
      <w:r w:rsidR="000D6036">
        <w:t xml:space="preserve"> of Downpour SGD</w:t>
      </w:r>
    </w:p>
    <w:p w14:paraId="7BAA0518" w14:textId="563635BB" w:rsidR="001C361D" w:rsidRDefault="001C361D" w:rsidP="001C361D">
      <w:pPr>
        <w:pStyle w:val="ListParagraph"/>
        <w:numPr>
          <w:ilvl w:val="0"/>
          <w:numId w:val="3"/>
        </w:numPr>
      </w:pPr>
      <w:r>
        <w:t>Hit ratio = mean(p_i) where p_i = 1{(y-By)(y</w:t>
      </w:r>
      <w:r w:rsidR="000C5E0D">
        <w:t>_</w:t>
      </w:r>
      <w:r>
        <w:t xml:space="preserve">hat-By_hat)&gt;0} </w:t>
      </w:r>
      <w:r w:rsidR="000C5E0D">
        <w:t>where</w:t>
      </w:r>
      <w:r>
        <w:t xml:space="preserve"> </w:t>
      </w:r>
      <w:r w:rsidR="000C5E0D">
        <w:t xml:space="preserve">y is the true value </w:t>
      </w:r>
      <w:r>
        <w:t>y</w:t>
      </w:r>
      <w:r w:rsidR="000C5E0D">
        <w:t>_hat</w:t>
      </w:r>
      <w:r>
        <w:t xml:space="preserve"> are predicted </w:t>
      </w:r>
      <w:r w:rsidR="000C5E0D">
        <w:t>value and B is the lag operator</w:t>
      </w:r>
    </w:p>
    <w:p w14:paraId="6CBD8612" w14:textId="29A31E72" w:rsidR="00723445" w:rsidRDefault="00723445" w:rsidP="00723445">
      <w:pPr>
        <w:pStyle w:val="ListParagraph"/>
        <w:numPr>
          <w:ilvl w:val="0"/>
          <w:numId w:val="3"/>
        </w:numPr>
      </w:pPr>
      <w:r>
        <w:t>Time taken to reach a accuracy threshold</w:t>
      </w:r>
      <w:r w:rsidR="000D6036">
        <w:t xml:space="preserve"> vs cores</w:t>
      </w:r>
    </w:p>
    <w:p w14:paraId="3DCD580D" w14:textId="16E65499" w:rsidR="00F84AAF" w:rsidRDefault="00F84AAF" w:rsidP="00723445">
      <w:pPr>
        <w:pStyle w:val="ListParagraph"/>
        <w:numPr>
          <w:ilvl w:val="0"/>
          <w:numId w:val="3"/>
        </w:numPr>
      </w:pPr>
      <w:r>
        <w:t>Efficiency</w:t>
      </w:r>
      <w:r w:rsidR="000D6036">
        <w:t xml:space="preserve"> vs cores</w:t>
      </w:r>
    </w:p>
    <w:p w14:paraId="09B7B9C7" w14:textId="77777777" w:rsidR="00F84AAF" w:rsidRPr="000D6036" w:rsidRDefault="00F84AAF" w:rsidP="000D6036">
      <w:pPr>
        <w:jc w:val="center"/>
        <w:rPr>
          <w:b/>
        </w:rPr>
      </w:pPr>
    </w:p>
    <w:p w14:paraId="685EAC9B" w14:textId="1BADCD01" w:rsidR="00F84AAF" w:rsidRDefault="000D6036" w:rsidP="000D6036">
      <w:pPr>
        <w:jc w:val="center"/>
        <w:rPr>
          <w:b/>
        </w:rPr>
      </w:pPr>
      <w:r w:rsidRPr="000D6036">
        <w:rPr>
          <w:b/>
        </w:rPr>
        <w:t>Reference</w:t>
      </w:r>
    </w:p>
    <w:p w14:paraId="35EED290" w14:textId="77777777" w:rsidR="000D6036" w:rsidRPr="000D6036" w:rsidRDefault="000D6036" w:rsidP="000D6036">
      <w:pPr>
        <w:rPr>
          <w:rFonts w:ascii="Cambria" w:eastAsia="Times New Roman" w:hAnsi="Cambria" w:cs="Times New Roman"/>
          <w:sz w:val="20"/>
          <w:szCs w:val="20"/>
        </w:rPr>
      </w:pPr>
      <w:r w:rsidRPr="000D6036">
        <w:t>[1]</w:t>
      </w:r>
      <w:r>
        <w:t xml:space="preserve"> </w:t>
      </w:r>
      <w:r w:rsidRPr="000D6036">
        <w:rPr>
          <w:rFonts w:ascii="Cambria" w:eastAsia="Times New Roman" w:hAnsi="Cambria" w:cs="Times New Roman"/>
          <w:color w:val="24292E"/>
          <w:shd w:val="clear" w:color="auto" w:fill="FFFFFF"/>
        </w:rPr>
        <w:t>Dean, J., et al. (2012). Large scale distributed deep networks. Proceedings of the 25th International Conference on Neural Information Processing Systems. Lake Tahoe, Nevada, Curran Associates Inc.: 1223-1231.</w:t>
      </w:r>
    </w:p>
    <w:p w14:paraId="759E5C21" w14:textId="472E6AAF" w:rsidR="000D6036" w:rsidRDefault="000D6036" w:rsidP="000D6036">
      <w:pPr>
        <w:rPr>
          <w:rFonts w:ascii="Cambria" w:hAnsi="Cambria"/>
        </w:rPr>
      </w:pPr>
    </w:p>
    <w:p w14:paraId="1E3950BA" w14:textId="77777777" w:rsidR="00AE1A38" w:rsidRPr="00AE1A38" w:rsidRDefault="00AE1A38" w:rsidP="00AE1A38">
      <w:pPr>
        <w:rPr>
          <w:rFonts w:ascii="Cambria" w:hAnsi="Cambria"/>
        </w:rPr>
      </w:pPr>
      <w:r>
        <w:rPr>
          <w:rFonts w:ascii="Cambria" w:hAnsi="Cambria"/>
        </w:rPr>
        <w:t xml:space="preserve">[2] </w:t>
      </w:r>
      <w:r w:rsidRPr="00AE1A38">
        <w:rPr>
          <w:rFonts w:ascii="Cambria" w:hAnsi="Cambria"/>
        </w:rPr>
        <w:t xml:space="preserve">Hao Chen, Keli Xiao, Jinwen Sun, and Song Wu. 2017. A double-layer neural network framework for high- frequency forecasting. ACM Trans. Manage. Inf. Syst. 7, 4, Article 11 (January 2017), 17 pages. DOI: http://dx.doi.org/10.1145/3021380 </w:t>
      </w:r>
    </w:p>
    <w:p w14:paraId="04580075" w14:textId="6C092BD1" w:rsidR="00AE1A38" w:rsidRPr="000D6036" w:rsidRDefault="00AE1A38" w:rsidP="000D6036">
      <w:pPr>
        <w:rPr>
          <w:rFonts w:ascii="Cambria" w:hAnsi="Cambria"/>
        </w:rPr>
      </w:pPr>
    </w:p>
    <w:p w14:paraId="1310A1AF" w14:textId="77777777" w:rsidR="00A74846" w:rsidRDefault="00A74846">
      <w:r>
        <w:rPr>
          <w:noProof/>
        </w:rPr>
        <w:drawing>
          <wp:inline distT="0" distB="0" distL="0" distR="0" wp14:anchorId="1054E834" wp14:editId="245CCF82">
            <wp:extent cx="5270500" cy="4038600"/>
            <wp:effectExtent l="0" t="0" r="12700" b="0"/>
            <wp:docPr id="1" name="Picture 1" descr="Macintosh HD:Users:liuchang:Desktop:Screen Shot 2017-04-06 at 12.05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uchang:Desktop:Screen Shot 2017-04-06 at 12.05.1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1860C" wp14:editId="44D02957">
            <wp:extent cx="5270500" cy="3302000"/>
            <wp:effectExtent l="0" t="0" r="12700" b="0"/>
            <wp:docPr id="2" name="Picture 2" descr="Macintosh HD:Users:liuchang:Desktop:Screen Shot 2017-04-06 at 12.05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iuchang:Desktop:Screen Shot 2017-04-06 at 12.05.1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7538" w14:textId="77777777" w:rsidR="00E95096" w:rsidRDefault="00E95096"/>
    <w:p w14:paraId="1EF89321" w14:textId="77777777" w:rsidR="00E95096" w:rsidRDefault="00E95096"/>
    <w:p w14:paraId="41310BCB" w14:textId="77777777" w:rsidR="00E95096" w:rsidRDefault="00E95096"/>
    <w:sectPr w:rsidR="00E95096" w:rsidSect="00DF6BC9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1CBA82" w14:textId="77777777" w:rsidR="001F1663" w:rsidRDefault="001F1663" w:rsidP="00723445">
      <w:r>
        <w:separator/>
      </w:r>
    </w:p>
  </w:endnote>
  <w:endnote w:type="continuationSeparator" w:id="0">
    <w:p w14:paraId="29F0DDE3" w14:textId="77777777" w:rsidR="001F1663" w:rsidRDefault="001F1663" w:rsidP="007234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F1866A" w14:textId="77777777" w:rsidR="00EE55C4" w:rsidRDefault="00EE55C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2B963C" w14:textId="77777777" w:rsidR="00EE55C4" w:rsidRDefault="00EE55C4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9E6365" w14:textId="77777777" w:rsidR="00EE55C4" w:rsidRDefault="00EE55C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5882AC" w14:textId="77777777" w:rsidR="001F1663" w:rsidRDefault="001F1663" w:rsidP="00723445">
      <w:r>
        <w:separator/>
      </w:r>
    </w:p>
  </w:footnote>
  <w:footnote w:type="continuationSeparator" w:id="0">
    <w:p w14:paraId="67A3570F" w14:textId="77777777" w:rsidR="001F1663" w:rsidRDefault="001F1663" w:rsidP="00723445">
      <w:r>
        <w:continuationSeparator/>
      </w:r>
    </w:p>
  </w:footnote>
  <w:footnote w:id="1">
    <w:p w14:paraId="2700069C" w14:textId="2EF17478" w:rsidR="00EE55C4" w:rsidRDefault="00EE55C4">
      <w:pPr>
        <w:pStyle w:val="FootnoteText"/>
      </w:pPr>
      <w:r>
        <w:rPr>
          <w:rStyle w:val="FootnoteReference"/>
        </w:rPr>
        <w:footnoteRef/>
      </w:r>
      <w:r>
        <w:t xml:space="preserve">  See Reference [1]. The paper measures “the </w:t>
      </w:r>
      <w:r w:rsidRPr="00723445">
        <w:t xml:space="preserve">mean time to process a single mini-batch for simple SGD training as a function of the number of partitions (machines) </w:t>
      </w:r>
      <w:r>
        <w:t>used in a single model instance”.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AA7F2C" w14:textId="77777777" w:rsidR="00EE55C4" w:rsidRDefault="00EE55C4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08D4DB" w14:textId="77777777" w:rsidR="00EE55C4" w:rsidRDefault="00EE55C4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62B1FE" w14:textId="77777777" w:rsidR="00EE55C4" w:rsidRDefault="00EE55C4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E77F1"/>
    <w:multiLevelType w:val="hybridMultilevel"/>
    <w:tmpl w:val="EE583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AE7770"/>
    <w:multiLevelType w:val="hybridMultilevel"/>
    <w:tmpl w:val="EA08F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F1112E"/>
    <w:multiLevelType w:val="hybridMultilevel"/>
    <w:tmpl w:val="74788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3364C7"/>
    <w:multiLevelType w:val="hybridMultilevel"/>
    <w:tmpl w:val="EA08F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704317"/>
    <w:multiLevelType w:val="hybridMultilevel"/>
    <w:tmpl w:val="2E420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26431E"/>
    <w:multiLevelType w:val="hybridMultilevel"/>
    <w:tmpl w:val="EA08F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84395A"/>
    <w:multiLevelType w:val="hybridMultilevel"/>
    <w:tmpl w:val="F76EE1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3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285C"/>
    <w:rsid w:val="000076C0"/>
    <w:rsid w:val="000C5E0D"/>
    <w:rsid w:val="000D6036"/>
    <w:rsid w:val="000F0CDF"/>
    <w:rsid w:val="00136E72"/>
    <w:rsid w:val="001C361D"/>
    <w:rsid w:val="001F1663"/>
    <w:rsid w:val="00233EA8"/>
    <w:rsid w:val="002B3DFC"/>
    <w:rsid w:val="002D1271"/>
    <w:rsid w:val="003A3B1D"/>
    <w:rsid w:val="004236AE"/>
    <w:rsid w:val="004422BC"/>
    <w:rsid w:val="00531980"/>
    <w:rsid w:val="006926A2"/>
    <w:rsid w:val="006C03A5"/>
    <w:rsid w:val="00721508"/>
    <w:rsid w:val="00723445"/>
    <w:rsid w:val="00733DDD"/>
    <w:rsid w:val="007F019C"/>
    <w:rsid w:val="00827D31"/>
    <w:rsid w:val="00913992"/>
    <w:rsid w:val="00A74846"/>
    <w:rsid w:val="00A84582"/>
    <w:rsid w:val="00A95CC3"/>
    <w:rsid w:val="00A96253"/>
    <w:rsid w:val="00AE1A38"/>
    <w:rsid w:val="00B7532C"/>
    <w:rsid w:val="00C566AC"/>
    <w:rsid w:val="00CB680B"/>
    <w:rsid w:val="00CC4D10"/>
    <w:rsid w:val="00D31C88"/>
    <w:rsid w:val="00DF6BC9"/>
    <w:rsid w:val="00E70E5F"/>
    <w:rsid w:val="00E95096"/>
    <w:rsid w:val="00EB15C7"/>
    <w:rsid w:val="00EE55C4"/>
    <w:rsid w:val="00F3285C"/>
    <w:rsid w:val="00F84AA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554964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84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84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7484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723445"/>
  </w:style>
  <w:style w:type="character" w:customStyle="1" w:styleId="FootnoteTextChar">
    <w:name w:val="Footnote Text Char"/>
    <w:basedOn w:val="DefaultParagraphFont"/>
    <w:link w:val="FootnoteText"/>
    <w:uiPriority w:val="99"/>
    <w:rsid w:val="00723445"/>
  </w:style>
  <w:style w:type="character" w:styleId="FootnoteReference">
    <w:name w:val="footnote reference"/>
    <w:basedOn w:val="DefaultParagraphFont"/>
    <w:uiPriority w:val="99"/>
    <w:unhideWhenUsed/>
    <w:rsid w:val="0072344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1C361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361D"/>
  </w:style>
  <w:style w:type="paragraph" w:styleId="Footer">
    <w:name w:val="footer"/>
    <w:basedOn w:val="Normal"/>
    <w:link w:val="FooterChar"/>
    <w:uiPriority w:val="99"/>
    <w:unhideWhenUsed/>
    <w:rsid w:val="001C361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361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84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84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7484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723445"/>
  </w:style>
  <w:style w:type="character" w:customStyle="1" w:styleId="FootnoteTextChar">
    <w:name w:val="Footnote Text Char"/>
    <w:basedOn w:val="DefaultParagraphFont"/>
    <w:link w:val="FootnoteText"/>
    <w:uiPriority w:val="99"/>
    <w:rsid w:val="00723445"/>
  </w:style>
  <w:style w:type="character" w:styleId="FootnoteReference">
    <w:name w:val="footnote reference"/>
    <w:basedOn w:val="DefaultParagraphFont"/>
    <w:uiPriority w:val="99"/>
    <w:unhideWhenUsed/>
    <w:rsid w:val="0072344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1C361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361D"/>
  </w:style>
  <w:style w:type="paragraph" w:styleId="Footer">
    <w:name w:val="footer"/>
    <w:basedOn w:val="Normal"/>
    <w:link w:val="FooterChar"/>
    <w:uiPriority w:val="99"/>
    <w:unhideWhenUsed/>
    <w:rsid w:val="001C361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36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45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813</Words>
  <Characters>4639</Characters>
  <Application>Microsoft Macintosh Word</Application>
  <DocSecurity>0</DocSecurity>
  <Lines>38</Lines>
  <Paragraphs>10</Paragraphs>
  <ScaleCrop>false</ScaleCrop>
  <Company>Chang Liu</Company>
  <LinksUpToDate>false</LinksUpToDate>
  <CharactersWithSpaces>5442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 Liu</dc:creator>
  <cp:keywords/>
  <dc:description/>
  <cp:lastModifiedBy>Chang Liu</cp:lastModifiedBy>
  <cp:revision>2</cp:revision>
  <dcterms:created xsi:type="dcterms:W3CDTF">2017-04-19T14:53:00Z</dcterms:created>
  <dcterms:modified xsi:type="dcterms:W3CDTF">2017-04-19T14:53:00Z</dcterms:modified>
</cp:coreProperties>
</file>